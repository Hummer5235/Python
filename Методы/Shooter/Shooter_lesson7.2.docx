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8E6D4" w14:textId="64D7F069" w:rsidR="00E8700F" w:rsidRPr="00505CAA" w:rsidRDefault="008612EF" w:rsidP="008612EF">
      <w:pPr>
        <w:jc w:val="center"/>
        <w:rPr>
          <w:b/>
          <w:bCs/>
          <w:sz w:val="52"/>
          <w:szCs w:val="52"/>
          <w:rPrChange w:id="0" w:author="Захар Шлыков" w:date="2022-07-12T08:23:00Z">
            <w:rPr>
              <w:b/>
              <w:bCs/>
              <w:sz w:val="52"/>
              <w:szCs w:val="52"/>
              <w:lang w:val="en-US"/>
            </w:rPr>
          </w:rPrChange>
        </w:rPr>
      </w:pPr>
      <w:r w:rsidRPr="008612EF">
        <w:rPr>
          <w:b/>
          <w:bCs/>
          <w:sz w:val="52"/>
          <w:szCs w:val="52"/>
          <w:lang w:val="en-US"/>
        </w:rPr>
        <w:t>Shooter</w:t>
      </w:r>
    </w:p>
    <w:p w14:paraId="7E2F4584" w14:textId="26723F71" w:rsidR="00B42A4C" w:rsidRDefault="00B42A4C" w:rsidP="00B42A4C">
      <w:pPr>
        <w:jc w:val="center"/>
        <w:rPr>
          <w:ins w:id="1" w:author="Захар Шлыков" w:date="2022-07-12T08:19:00Z"/>
          <w:b/>
          <w:bCs/>
          <w:sz w:val="32"/>
          <w:szCs w:val="32"/>
        </w:rPr>
      </w:pPr>
      <w:r w:rsidRPr="00B42A4C">
        <w:rPr>
          <w:b/>
          <w:bCs/>
          <w:sz w:val="32"/>
          <w:szCs w:val="32"/>
        </w:rPr>
        <w:t>Отрисовка количества пуль и гранат</w:t>
      </w:r>
    </w:p>
    <w:p w14:paraId="07F89065" w14:textId="65E9DEEA" w:rsidR="00B42A4C" w:rsidRPr="00ED466E" w:rsidRDefault="00B42A4C" w:rsidP="00B42A4C">
      <w:pPr>
        <w:rPr>
          <w:rFonts w:ascii="Consolas" w:hAnsi="Consolas"/>
          <w:sz w:val="32"/>
          <w:szCs w:val="32"/>
          <w:rPrChange w:id="2" w:author="Захар Шлыков" w:date="2022-07-12T08:21:00Z">
            <w:rPr>
              <w:b/>
              <w:bCs/>
              <w:sz w:val="32"/>
              <w:szCs w:val="32"/>
            </w:rPr>
          </w:rPrChange>
        </w:rPr>
      </w:pPr>
      <w:ins w:id="3" w:author="Захар Шлыков" w:date="2022-07-12T08:19:00Z">
        <w:r w:rsidRPr="00ED466E">
          <w:rPr>
            <w:rFonts w:ascii="Consolas" w:hAnsi="Consolas"/>
            <w:sz w:val="32"/>
            <w:szCs w:val="32"/>
            <w:rPrChange w:id="4" w:author="Захар Шлыков" w:date="2022-07-12T08:21:00Z">
              <w:rPr>
                <w:b/>
                <w:bCs/>
                <w:sz w:val="32"/>
                <w:szCs w:val="32"/>
              </w:rPr>
            </w:rPrChange>
          </w:rPr>
          <w:t xml:space="preserve">Перейдем к </w:t>
        </w:r>
      </w:ins>
      <w:ins w:id="5" w:author="Захар Шлыков" w:date="2022-07-12T08:20:00Z">
        <w:r w:rsidR="00ED466E" w:rsidRPr="00ED466E">
          <w:rPr>
            <w:rFonts w:ascii="Consolas" w:hAnsi="Consolas"/>
            <w:sz w:val="32"/>
            <w:szCs w:val="32"/>
            <w:rPrChange w:id="6" w:author="Захар Шлыков" w:date="2022-07-12T08:21:00Z">
              <w:rPr>
                <w:sz w:val="32"/>
                <w:szCs w:val="32"/>
              </w:rPr>
            </w:rPrChange>
          </w:rPr>
          <w:t xml:space="preserve">методу </w:t>
        </w:r>
        <w:r w:rsidR="00ED466E" w:rsidRPr="00ED466E">
          <w:rPr>
            <w:rFonts w:ascii="Consolas" w:hAnsi="Consolas"/>
            <w:sz w:val="32"/>
            <w:szCs w:val="32"/>
            <w:lang w:val="en-US"/>
            <w:rPrChange w:id="7" w:author="Захар Шлыков" w:date="2022-07-12T08:21:00Z">
              <w:rPr>
                <w:sz w:val="32"/>
                <w:szCs w:val="32"/>
                <w:lang w:val="en-US"/>
              </w:rPr>
            </w:rPrChange>
          </w:rPr>
          <w:t>update</w:t>
        </w:r>
        <w:r w:rsidR="00ED466E" w:rsidRPr="00ED466E">
          <w:rPr>
            <w:rFonts w:ascii="Consolas" w:hAnsi="Consolas"/>
            <w:sz w:val="32"/>
            <w:szCs w:val="32"/>
            <w:rPrChange w:id="8" w:author="Захар Шлыков" w:date="2022-07-12T08:21:00Z">
              <w:rPr>
                <w:sz w:val="32"/>
                <w:szCs w:val="32"/>
                <w:lang w:val="en-US"/>
              </w:rPr>
            </w:rPrChange>
          </w:rPr>
          <w:t xml:space="preserve"> </w:t>
        </w:r>
        <w:r w:rsidR="00ED466E" w:rsidRPr="00ED466E">
          <w:rPr>
            <w:rFonts w:ascii="Consolas" w:hAnsi="Consolas"/>
            <w:sz w:val="32"/>
            <w:szCs w:val="32"/>
            <w:rPrChange w:id="9" w:author="Захар Шлыков" w:date="2022-07-12T08:21:00Z">
              <w:rPr>
                <w:sz w:val="32"/>
                <w:szCs w:val="32"/>
              </w:rPr>
            </w:rPrChange>
          </w:rPr>
          <w:t xml:space="preserve">класса </w:t>
        </w:r>
      </w:ins>
      <w:proofErr w:type="spellStart"/>
      <w:ins w:id="10" w:author="Захар Шлыков" w:date="2022-07-12T08:21:00Z">
        <w:r w:rsidR="00ED466E" w:rsidRPr="00ED466E">
          <w:rPr>
            <w:rFonts w:ascii="Consolas" w:hAnsi="Consolas"/>
            <w:sz w:val="32"/>
            <w:szCs w:val="32"/>
            <w:lang w:val="en-US"/>
            <w:rPrChange w:id="11" w:author="Захар Шлыков" w:date="2022-07-12T08:21:00Z">
              <w:rPr>
                <w:sz w:val="32"/>
                <w:szCs w:val="32"/>
                <w:lang w:val="en-US"/>
              </w:rPr>
            </w:rPrChange>
          </w:rPr>
          <w:t>ItemBox</w:t>
        </w:r>
      </w:ins>
      <w:proofErr w:type="spellEnd"/>
    </w:p>
    <w:p w14:paraId="47321925" w14:textId="77777777" w:rsidR="00B42A4C" w:rsidRDefault="00B42A4C" w:rsidP="00B42A4C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Уберем команды </w:t>
      </w:r>
      <w:r>
        <w:rPr>
          <w:rFonts w:ascii="Consolas" w:hAnsi="Consolas"/>
          <w:bCs/>
          <w:sz w:val="32"/>
          <w:szCs w:val="32"/>
          <w:lang w:val="en-US"/>
        </w:rPr>
        <w:t>print</w:t>
      </w:r>
      <w:r w:rsidRPr="006F16F1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>так как они больше не нужны.</w:t>
      </w:r>
    </w:p>
    <w:p w14:paraId="67FB69CB" w14:textId="77777777" w:rsidR="00B42A4C" w:rsidRPr="00491A8A" w:rsidRDefault="00B42A4C" w:rsidP="00B42A4C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Было бы лучше если бы у нас действительно был способ показать сколько у нас боеприпасов, жизней или гранат. В </w:t>
      </w:r>
      <w:proofErr w:type="spellStart"/>
      <w:r>
        <w:rPr>
          <w:rFonts w:ascii="Consolas" w:hAnsi="Consolas"/>
          <w:bCs/>
          <w:sz w:val="32"/>
          <w:szCs w:val="32"/>
          <w:lang w:val="en-US"/>
        </w:rPr>
        <w:t>pygame</w:t>
      </w:r>
      <w:proofErr w:type="spellEnd"/>
      <w:r w:rsidRPr="00491A8A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 xml:space="preserve">нет функции которая напрямую отображала </w:t>
      </w:r>
      <w:proofErr w:type="gramStart"/>
      <w:r>
        <w:rPr>
          <w:rFonts w:ascii="Consolas" w:hAnsi="Consolas"/>
          <w:bCs/>
          <w:sz w:val="32"/>
          <w:szCs w:val="32"/>
        </w:rPr>
        <w:t>бы  текст</w:t>
      </w:r>
      <w:proofErr w:type="gramEnd"/>
      <w:r>
        <w:rPr>
          <w:rFonts w:ascii="Consolas" w:hAnsi="Consolas"/>
          <w:bCs/>
          <w:sz w:val="32"/>
          <w:szCs w:val="32"/>
        </w:rPr>
        <w:t xml:space="preserve"> на экран, именно поэтому мы использовали </w:t>
      </w:r>
      <w:r>
        <w:rPr>
          <w:rFonts w:ascii="Consolas" w:hAnsi="Consolas"/>
          <w:bCs/>
          <w:sz w:val="32"/>
          <w:szCs w:val="32"/>
          <w:lang w:val="en-US"/>
        </w:rPr>
        <w:t>print</w:t>
      </w:r>
      <w:r w:rsidRPr="00491A8A">
        <w:rPr>
          <w:rFonts w:ascii="Consolas" w:hAnsi="Consolas"/>
          <w:bCs/>
          <w:sz w:val="32"/>
          <w:szCs w:val="32"/>
        </w:rPr>
        <w:t>.</w:t>
      </w:r>
    </w:p>
    <w:p w14:paraId="33168A48" w14:textId="77777777" w:rsidR="00B42A4C" w:rsidRDefault="00B42A4C" w:rsidP="00B42A4C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Но мы можем создать отдельную функцию, которая будет добавлять текст на экран. </w:t>
      </w:r>
      <w:proofErr w:type="gramStart"/>
      <w:r>
        <w:rPr>
          <w:rFonts w:ascii="Consolas" w:hAnsi="Consolas"/>
          <w:bCs/>
          <w:sz w:val="32"/>
          <w:szCs w:val="32"/>
        </w:rPr>
        <w:t>По сути</w:t>
      </w:r>
      <w:proofErr w:type="gramEnd"/>
      <w:r>
        <w:rPr>
          <w:rFonts w:ascii="Consolas" w:hAnsi="Consolas"/>
          <w:bCs/>
          <w:sz w:val="32"/>
          <w:szCs w:val="32"/>
        </w:rPr>
        <w:t xml:space="preserve"> мы берем текст, а потом преобразуем его в изображение. А изображение мы можем легко отрисовать на экране с помощью функции </w:t>
      </w:r>
      <w:proofErr w:type="spellStart"/>
      <w:r>
        <w:rPr>
          <w:rFonts w:ascii="Consolas" w:hAnsi="Consolas"/>
          <w:bCs/>
          <w:sz w:val="32"/>
          <w:szCs w:val="32"/>
          <w:lang w:val="en-US"/>
        </w:rPr>
        <w:t>blit</w:t>
      </w:r>
      <w:proofErr w:type="spellEnd"/>
      <w:r w:rsidRPr="00CE2557">
        <w:rPr>
          <w:rFonts w:ascii="Consolas" w:hAnsi="Consolas"/>
          <w:bCs/>
          <w:sz w:val="32"/>
          <w:szCs w:val="32"/>
        </w:rPr>
        <w:t>.</w:t>
      </w:r>
    </w:p>
    <w:p w14:paraId="02C3B777" w14:textId="77777777" w:rsidR="00B42A4C" w:rsidRPr="00017C14" w:rsidRDefault="00B42A4C" w:rsidP="00B42A4C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Над функцией </w:t>
      </w:r>
      <w:r>
        <w:rPr>
          <w:rFonts w:ascii="Consolas" w:hAnsi="Consolas"/>
          <w:bCs/>
          <w:sz w:val="32"/>
          <w:szCs w:val="32"/>
          <w:lang w:val="en-US"/>
        </w:rPr>
        <w:t>draw</w:t>
      </w:r>
      <w:r w:rsidRPr="00CE2557">
        <w:rPr>
          <w:rFonts w:ascii="Consolas" w:hAnsi="Consolas"/>
          <w:bCs/>
          <w:sz w:val="32"/>
          <w:szCs w:val="32"/>
        </w:rPr>
        <w:t>_</w:t>
      </w:r>
      <w:proofErr w:type="spellStart"/>
      <w:r>
        <w:rPr>
          <w:rFonts w:ascii="Consolas" w:hAnsi="Consolas"/>
          <w:bCs/>
          <w:sz w:val="32"/>
          <w:szCs w:val="32"/>
          <w:lang w:val="en-US"/>
        </w:rPr>
        <w:t>bg</w:t>
      </w:r>
      <w:proofErr w:type="spellEnd"/>
      <w:r w:rsidRPr="00CE2557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 xml:space="preserve">создаем новую функцию </w:t>
      </w:r>
      <w:r>
        <w:rPr>
          <w:rFonts w:ascii="Consolas" w:hAnsi="Consolas"/>
          <w:bCs/>
          <w:sz w:val="32"/>
          <w:szCs w:val="32"/>
          <w:lang w:val="en-US"/>
        </w:rPr>
        <w:t>draw</w:t>
      </w:r>
      <w:r w:rsidRPr="00CE2557">
        <w:rPr>
          <w:rFonts w:ascii="Consolas" w:hAnsi="Consolas"/>
          <w:bCs/>
          <w:sz w:val="32"/>
          <w:szCs w:val="32"/>
        </w:rPr>
        <w:t>_</w:t>
      </w:r>
      <w:r>
        <w:rPr>
          <w:rFonts w:ascii="Consolas" w:hAnsi="Consolas"/>
          <w:bCs/>
          <w:sz w:val="32"/>
          <w:szCs w:val="32"/>
          <w:lang w:val="en-US"/>
        </w:rPr>
        <w:t>text</w:t>
      </w:r>
      <w:r w:rsidRPr="00CE2557">
        <w:rPr>
          <w:rFonts w:ascii="Consolas" w:hAnsi="Consolas"/>
          <w:bCs/>
          <w:sz w:val="32"/>
          <w:szCs w:val="32"/>
        </w:rPr>
        <w:t>.</w:t>
      </w:r>
      <w:r>
        <w:rPr>
          <w:rFonts w:ascii="Consolas" w:hAnsi="Consolas"/>
          <w:bCs/>
          <w:sz w:val="32"/>
          <w:szCs w:val="32"/>
        </w:rPr>
        <w:t xml:space="preserve"> Которая принимает несколько параметров, в том числе шрифт. Для определения шрифта мы будем использовать модуль </w:t>
      </w:r>
      <w:proofErr w:type="gramStart"/>
      <w:r>
        <w:rPr>
          <w:rFonts w:ascii="Consolas" w:hAnsi="Consolas"/>
          <w:bCs/>
          <w:sz w:val="32"/>
          <w:szCs w:val="32"/>
          <w:lang w:val="en-US"/>
        </w:rPr>
        <w:t>font</w:t>
      </w:r>
      <w:r>
        <w:rPr>
          <w:rFonts w:ascii="Consolas" w:hAnsi="Consolas"/>
          <w:bCs/>
          <w:sz w:val="32"/>
          <w:szCs w:val="32"/>
        </w:rPr>
        <w:t>,класс</w:t>
      </w:r>
      <w:proofErr w:type="gramEnd"/>
      <w:r>
        <w:rPr>
          <w:rFonts w:ascii="Consolas" w:hAnsi="Consolas"/>
          <w:bCs/>
          <w:sz w:val="32"/>
          <w:szCs w:val="32"/>
        </w:rPr>
        <w:t xml:space="preserve"> </w:t>
      </w:r>
      <w:proofErr w:type="spellStart"/>
      <w:r>
        <w:rPr>
          <w:rFonts w:ascii="Consolas" w:hAnsi="Consolas"/>
          <w:bCs/>
          <w:sz w:val="32"/>
          <w:szCs w:val="32"/>
          <w:lang w:val="en-US"/>
        </w:rPr>
        <w:t>SysFont</w:t>
      </w:r>
      <w:proofErr w:type="spellEnd"/>
      <w:r w:rsidRPr="00CE2557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>что даст нам доступ к установленным шрифтам</w:t>
      </w:r>
      <w:r w:rsidRPr="00CE2557">
        <w:rPr>
          <w:rFonts w:ascii="Consolas" w:hAnsi="Consolas"/>
          <w:bCs/>
          <w:sz w:val="32"/>
          <w:szCs w:val="32"/>
        </w:rPr>
        <w:t>.</w:t>
      </w:r>
      <w:r>
        <w:rPr>
          <w:rFonts w:ascii="Consolas" w:hAnsi="Consolas"/>
          <w:bCs/>
          <w:sz w:val="32"/>
          <w:szCs w:val="32"/>
        </w:rPr>
        <w:t xml:space="preserve"> Укажем конкретный </w:t>
      </w:r>
      <w:proofErr w:type="gramStart"/>
      <w:r>
        <w:rPr>
          <w:rFonts w:ascii="Consolas" w:hAnsi="Consolas"/>
          <w:bCs/>
          <w:sz w:val="32"/>
          <w:szCs w:val="32"/>
        </w:rPr>
        <w:t>шрифт ,</w:t>
      </w:r>
      <w:proofErr w:type="gramEnd"/>
      <w:r>
        <w:rPr>
          <w:rFonts w:ascii="Consolas" w:hAnsi="Consolas"/>
          <w:bCs/>
          <w:sz w:val="32"/>
          <w:szCs w:val="32"/>
        </w:rPr>
        <w:t xml:space="preserve"> а затем размер</w:t>
      </w:r>
      <w:r w:rsidRPr="00017C14">
        <w:rPr>
          <w:rFonts w:ascii="Consolas" w:hAnsi="Consolas"/>
          <w:bCs/>
          <w:sz w:val="32"/>
          <w:szCs w:val="32"/>
        </w:rPr>
        <w:t>.</w:t>
      </w:r>
      <w:r w:rsidRPr="00017C14">
        <w:rPr>
          <w:rFonts w:ascii="Consolas" w:hAnsi="Consolas"/>
          <w:bCs/>
          <w:sz w:val="32"/>
          <w:szCs w:val="32"/>
        </w:rPr>
        <w:br/>
      </w:r>
      <w:r>
        <w:rPr>
          <w:rFonts w:ascii="Consolas" w:hAnsi="Consolas"/>
          <w:bCs/>
          <w:sz w:val="32"/>
          <w:szCs w:val="32"/>
        </w:rPr>
        <w:t>Затем добавим переменную для цвета</w:t>
      </w:r>
    </w:p>
    <w:p w14:paraId="2961F266" w14:textId="77777777" w:rsidR="00B42A4C" w:rsidRDefault="00B42A4C" w:rsidP="00B42A4C">
      <w:pPr>
        <w:rPr>
          <w:rFonts w:ascii="Consolas" w:hAnsi="Consolas"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8D47609" wp14:editId="39C11D53">
            <wp:extent cx="5828306" cy="3004179"/>
            <wp:effectExtent l="0" t="0" r="127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1649" cy="300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064E" w14:textId="77777777" w:rsidR="00B42A4C" w:rsidRDefault="00B42A4C" w:rsidP="00B42A4C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Перейдем в главный цикл</w:t>
      </w:r>
      <w:r w:rsidRPr="00017C14">
        <w:rPr>
          <w:rFonts w:ascii="Consolas" w:hAnsi="Consolas"/>
          <w:bCs/>
          <w:sz w:val="32"/>
          <w:szCs w:val="32"/>
        </w:rPr>
        <w:t xml:space="preserve">. </w:t>
      </w:r>
      <w:r>
        <w:rPr>
          <w:rFonts w:ascii="Consolas" w:hAnsi="Consolas"/>
          <w:bCs/>
          <w:sz w:val="32"/>
          <w:szCs w:val="32"/>
        </w:rPr>
        <w:t xml:space="preserve">Воспользуемся функцией </w:t>
      </w:r>
      <w:r>
        <w:rPr>
          <w:rFonts w:ascii="Consolas" w:hAnsi="Consolas"/>
          <w:bCs/>
          <w:sz w:val="32"/>
          <w:szCs w:val="32"/>
          <w:lang w:val="en-US"/>
        </w:rPr>
        <w:t>draw</w:t>
      </w:r>
      <w:r w:rsidRPr="00017C14">
        <w:rPr>
          <w:rFonts w:ascii="Consolas" w:hAnsi="Consolas"/>
          <w:bCs/>
          <w:sz w:val="32"/>
          <w:szCs w:val="32"/>
        </w:rPr>
        <w:t>_</w:t>
      </w:r>
      <w:r>
        <w:rPr>
          <w:rFonts w:ascii="Consolas" w:hAnsi="Consolas"/>
          <w:bCs/>
          <w:sz w:val="32"/>
          <w:szCs w:val="32"/>
          <w:lang w:val="en-US"/>
        </w:rPr>
        <w:t>text</w:t>
      </w:r>
      <w:r w:rsidRPr="00017C14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>чтобы показать количество патронов</w:t>
      </w:r>
      <w:r>
        <w:rPr>
          <w:noProof/>
        </w:rPr>
        <w:drawing>
          <wp:inline distT="0" distB="0" distL="0" distR="0" wp14:anchorId="408EBBC4" wp14:editId="3EC61409">
            <wp:extent cx="5557962" cy="1751456"/>
            <wp:effectExtent l="0" t="0" r="508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6958" cy="175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A13E" w14:textId="77777777" w:rsidR="00B42A4C" w:rsidRDefault="00B42A4C" w:rsidP="00B42A4C">
      <w:pPr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4FFB8233" wp14:editId="7EBEABB3">
            <wp:extent cx="4301656" cy="3639049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3846" cy="364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CF98" w14:textId="77777777" w:rsidR="00B42A4C" w:rsidRDefault="00B42A4C" w:rsidP="00B42A4C">
      <w:pPr>
        <w:rPr>
          <w:rFonts w:ascii="Consolas" w:hAnsi="Consolas"/>
          <w:bCs/>
          <w:sz w:val="32"/>
          <w:szCs w:val="32"/>
        </w:rPr>
      </w:pPr>
      <w:proofErr w:type="gramStart"/>
      <w:r>
        <w:rPr>
          <w:rFonts w:ascii="Consolas" w:hAnsi="Consolas"/>
          <w:bCs/>
          <w:sz w:val="32"/>
          <w:szCs w:val="32"/>
        </w:rPr>
        <w:lastRenderedPageBreak/>
        <w:t>Постреляем ,</w:t>
      </w:r>
      <w:proofErr w:type="gramEnd"/>
      <w:r>
        <w:rPr>
          <w:rFonts w:ascii="Consolas" w:hAnsi="Consolas"/>
          <w:bCs/>
          <w:sz w:val="32"/>
          <w:szCs w:val="32"/>
        </w:rPr>
        <w:t xml:space="preserve"> а затем попробуем подобрать патроны.</w:t>
      </w:r>
      <w:r>
        <w:rPr>
          <w:rFonts w:ascii="Consolas" w:hAnsi="Consolas"/>
          <w:bCs/>
          <w:sz w:val="32"/>
          <w:szCs w:val="32"/>
        </w:rPr>
        <w:br/>
        <w:t>Аналогично сделаем отображение для гранат.</w:t>
      </w:r>
    </w:p>
    <w:p w14:paraId="6545CEA9" w14:textId="77777777" w:rsidR="00B42A4C" w:rsidRDefault="00B42A4C" w:rsidP="00B42A4C">
      <w:pPr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3CDF5AC" wp14:editId="3F56CD3B">
            <wp:extent cx="5940425" cy="13741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1E6F" w14:textId="77777777" w:rsidR="00B42A4C" w:rsidRDefault="00B42A4C" w:rsidP="00B42A4C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Отлично, количество гранат и патронов может уменьшаться и увеличиваться.</w:t>
      </w:r>
    </w:p>
    <w:p w14:paraId="659A5785" w14:textId="77777777" w:rsidR="00B42A4C" w:rsidRDefault="00B42A4C" w:rsidP="00B42A4C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Удобно, но вместо цифр мы можем рисовать пули и </w:t>
      </w:r>
      <w:proofErr w:type="gramStart"/>
      <w:r>
        <w:rPr>
          <w:rFonts w:ascii="Consolas" w:hAnsi="Consolas"/>
          <w:bCs/>
          <w:sz w:val="32"/>
          <w:szCs w:val="32"/>
        </w:rPr>
        <w:t>гранаты</w:t>
      </w:r>
      <w:proofErr w:type="gramEnd"/>
      <w:r>
        <w:rPr>
          <w:rFonts w:ascii="Consolas" w:hAnsi="Consolas"/>
          <w:bCs/>
          <w:sz w:val="32"/>
          <w:szCs w:val="32"/>
        </w:rPr>
        <w:t xml:space="preserve"> которые у нас есть</w:t>
      </w:r>
      <w:r w:rsidRPr="00A232E2">
        <w:rPr>
          <w:rFonts w:ascii="Consolas" w:hAnsi="Consolas"/>
          <w:bCs/>
          <w:sz w:val="32"/>
          <w:szCs w:val="32"/>
        </w:rPr>
        <w:t>.</w:t>
      </w:r>
    </w:p>
    <w:p w14:paraId="6D1C894B" w14:textId="77777777" w:rsidR="00B42A4C" w:rsidRPr="00C06946" w:rsidRDefault="00B42A4C" w:rsidP="00B42A4C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Удалим значение </w:t>
      </w:r>
      <w:proofErr w:type="gramStart"/>
      <w:r>
        <w:rPr>
          <w:rFonts w:ascii="Consolas" w:hAnsi="Consolas"/>
          <w:bCs/>
          <w:sz w:val="32"/>
          <w:szCs w:val="32"/>
          <w:lang w:val="en-US"/>
        </w:rPr>
        <w:t>player</w:t>
      </w:r>
      <w:r w:rsidRPr="00A232E2">
        <w:rPr>
          <w:rFonts w:ascii="Consolas" w:hAnsi="Consolas"/>
          <w:bCs/>
          <w:sz w:val="32"/>
          <w:szCs w:val="32"/>
        </w:rPr>
        <w:t>.</w:t>
      </w:r>
      <w:r>
        <w:rPr>
          <w:rFonts w:ascii="Consolas" w:hAnsi="Consolas"/>
          <w:bCs/>
          <w:sz w:val="32"/>
          <w:szCs w:val="32"/>
          <w:lang w:val="en-US"/>
        </w:rPr>
        <w:t>ammo</w:t>
      </w:r>
      <w:proofErr w:type="gramEnd"/>
      <w:r w:rsidRPr="00A232E2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 xml:space="preserve">из команды </w:t>
      </w:r>
      <w:r>
        <w:rPr>
          <w:rFonts w:ascii="Consolas" w:hAnsi="Consolas"/>
          <w:bCs/>
          <w:sz w:val="32"/>
          <w:szCs w:val="32"/>
          <w:lang w:val="en-US"/>
        </w:rPr>
        <w:t>print</w:t>
      </w:r>
      <w:r>
        <w:rPr>
          <w:rFonts w:ascii="Consolas" w:hAnsi="Consolas"/>
          <w:bCs/>
          <w:sz w:val="32"/>
          <w:szCs w:val="32"/>
        </w:rPr>
        <w:t xml:space="preserve">, добавим цикл </w:t>
      </w:r>
      <w:r>
        <w:rPr>
          <w:rFonts w:ascii="Consolas" w:hAnsi="Consolas"/>
          <w:bCs/>
          <w:sz w:val="32"/>
          <w:szCs w:val="32"/>
          <w:lang w:val="en-US"/>
        </w:rPr>
        <w:t>for</w:t>
      </w:r>
      <w:r w:rsidRPr="00A232E2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 xml:space="preserve">,где мы будем рисовать все пули начиная со значения 90 с шагом 10 по координате </w:t>
      </w:r>
      <w:r w:rsidRPr="00C06946">
        <w:rPr>
          <w:rFonts w:ascii="Consolas" w:hAnsi="Consolas"/>
          <w:bCs/>
          <w:sz w:val="32"/>
          <w:szCs w:val="32"/>
        </w:rPr>
        <w:t>“</w:t>
      </w:r>
      <w:r>
        <w:rPr>
          <w:rFonts w:ascii="Consolas" w:hAnsi="Consolas"/>
          <w:bCs/>
          <w:sz w:val="32"/>
          <w:szCs w:val="32"/>
          <w:lang w:val="en-US"/>
        </w:rPr>
        <w:t>x</w:t>
      </w:r>
      <w:r w:rsidRPr="00C06946">
        <w:rPr>
          <w:rFonts w:ascii="Consolas" w:hAnsi="Consolas"/>
          <w:bCs/>
          <w:sz w:val="32"/>
          <w:szCs w:val="32"/>
        </w:rPr>
        <w:t xml:space="preserve">”. </w:t>
      </w:r>
    </w:p>
    <w:p w14:paraId="7ACBE55F" w14:textId="77777777" w:rsidR="00B42A4C" w:rsidRDefault="00B42A4C" w:rsidP="00B42A4C">
      <w:pPr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000C331E" wp14:editId="6F11C1D7">
            <wp:extent cx="5940425" cy="19888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79B3" w14:textId="77777777" w:rsidR="00B42A4C" w:rsidRDefault="00B42A4C" w:rsidP="00B42A4C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lastRenderedPageBreak/>
        <w:t>Запустим и проверим</w:t>
      </w:r>
      <w:r>
        <w:rPr>
          <w:noProof/>
        </w:rPr>
        <w:drawing>
          <wp:inline distT="0" distB="0" distL="0" distR="0" wp14:anchorId="17463AF0" wp14:editId="7C4FC49A">
            <wp:extent cx="4770783" cy="406396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3279" cy="406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C289" w14:textId="77777777" w:rsidR="00B42A4C" w:rsidRDefault="00B42A4C" w:rsidP="00B42A4C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Хорошо, теперь сделаем аналогично для гранат</w:t>
      </w:r>
    </w:p>
    <w:p w14:paraId="757BDB02" w14:textId="77777777" w:rsidR="00B42A4C" w:rsidRPr="00EA7261" w:rsidRDefault="00B42A4C" w:rsidP="00B42A4C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Теперь мы должны использовать количество гранат, и изображение гранаты. Так как слово </w:t>
      </w:r>
      <w:r>
        <w:rPr>
          <w:rFonts w:ascii="Consolas" w:hAnsi="Consolas"/>
          <w:bCs/>
          <w:sz w:val="32"/>
          <w:szCs w:val="32"/>
          <w:lang w:val="en-US"/>
        </w:rPr>
        <w:t>Grenades</w:t>
      </w:r>
      <w:r w:rsidRPr="00EA7261">
        <w:rPr>
          <w:rFonts w:ascii="Consolas" w:hAnsi="Consolas"/>
          <w:bCs/>
          <w:sz w:val="32"/>
          <w:szCs w:val="32"/>
        </w:rPr>
        <w:t xml:space="preserve"> </w:t>
      </w:r>
      <w:proofErr w:type="gramStart"/>
      <w:r>
        <w:rPr>
          <w:rFonts w:ascii="Consolas" w:hAnsi="Consolas"/>
          <w:bCs/>
          <w:sz w:val="32"/>
          <w:szCs w:val="32"/>
        </w:rPr>
        <w:t>длиннее ,</w:t>
      </w:r>
      <w:proofErr w:type="gramEnd"/>
      <w:r>
        <w:rPr>
          <w:rFonts w:ascii="Consolas" w:hAnsi="Consolas"/>
          <w:bCs/>
          <w:sz w:val="32"/>
          <w:szCs w:val="32"/>
        </w:rPr>
        <w:t xml:space="preserve"> то начальная координата </w:t>
      </w:r>
      <w:r w:rsidRPr="00EA7261">
        <w:rPr>
          <w:rFonts w:ascii="Consolas" w:hAnsi="Consolas"/>
          <w:bCs/>
          <w:sz w:val="32"/>
          <w:szCs w:val="32"/>
        </w:rPr>
        <w:t>“</w:t>
      </w:r>
      <w:r>
        <w:rPr>
          <w:rFonts w:ascii="Consolas" w:hAnsi="Consolas"/>
          <w:bCs/>
          <w:sz w:val="32"/>
          <w:szCs w:val="32"/>
          <w:lang w:val="en-US"/>
        </w:rPr>
        <w:t>x</w:t>
      </w:r>
      <w:r w:rsidRPr="00EA7261">
        <w:rPr>
          <w:rFonts w:ascii="Consolas" w:hAnsi="Consolas"/>
          <w:bCs/>
          <w:sz w:val="32"/>
          <w:szCs w:val="32"/>
        </w:rPr>
        <w:t xml:space="preserve">” </w:t>
      </w:r>
      <w:r>
        <w:rPr>
          <w:rFonts w:ascii="Consolas" w:hAnsi="Consolas"/>
          <w:bCs/>
          <w:sz w:val="32"/>
          <w:szCs w:val="32"/>
        </w:rPr>
        <w:t>будет на большем значении. И так как сами гранаты побольше то и шаг между ними мы сделаем больше(</w:t>
      </w:r>
      <w:r>
        <w:rPr>
          <w:rFonts w:ascii="Consolas" w:hAnsi="Consolas"/>
          <w:bCs/>
          <w:sz w:val="32"/>
          <w:szCs w:val="32"/>
          <w:lang w:val="en-US"/>
        </w:rPr>
        <w:t>x</w:t>
      </w:r>
      <w:r w:rsidRPr="00EA7261">
        <w:rPr>
          <w:rFonts w:ascii="Consolas" w:hAnsi="Consolas"/>
          <w:bCs/>
          <w:sz w:val="32"/>
          <w:szCs w:val="32"/>
        </w:rPr>
        <w:t>*15)</w:t>
      </w:r>
      <w:r>
        <w:rPr>
          <w:rFonts w:ascii="Consolas" w:hAnsi="Consolas"/>
          <w:bCs/>
          <w:sz w:val="32"/>
          <w:szCs w:val="32"/>
        </w:rPr>
        <w:t xml:space="preserve">, по </w:t>
      </w:r>
      <w:r w:rsidRPr="00EA7261">
        <w:rPr>
          <w:rFonts w:ascii="Consolas" w:hAnsi="Consolas"/>
          <w:bCs/>
          <w:sz w:val="32"/>
          <w:szCs w:val="32"/>
        </w:rPr>
        <w:t>“</w:t>
      </w:r>
      <w:r>
        <w:rPr>
          <w:rFonts w:ascii="Consolas" w:hAnsi="Consolas"/>
          <w:bCs/>
          <w:sz w:val="32"/>
          <w:szCs w:val="32"/>
          <w:lang w:val="en-US"/>
        </w:rPr>
        <w:t>y</w:t>
      </w:r>
      <w:r w:rsidRPr="00EA7261">
        <w:rPr>
          <w:rFonts w:ascii="Consolas" w:hAnsi="Consolas"/>
          <w:bCs/>
          <w:sz w:val="32"/>
          <w:szCs w:val="32"/>
        </w:rPr>
        <w:t xml:space="preserve">” </w:t>
      </w:r>
      <w:r>
        <w:rPr>
          <w:rFonts w:ascii="Consolas" w:hAnsi="Consolas"/>
          <w:bCs/>
          <w:sz w:val="32"/>
          <w:szCs w:val="32"/>
        </w:rPr>
        <w:t>то же самое</w:t>
      </w:r>
    </w:p>
    <w:p w14:paraId="2B8DC261" w14:textId="77777777" w:rsidR="00B42A4C" w:rsidRDefault="00B42A4C" w:rsidP="00B42A4C">
      <w:pPr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B3649B9" wp14:editId="0CB708C4">
            <wp:extent cx="5940425" cy="279400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D761" w14:textId="77777777" w:rsidR="00B42A4C" w:rsidDel="00505CAA" w:rsidRDefault="00B42A4C" w:rsidP="00B42A4C">
      <w:pPr>
        <w:rPr>
          <w:del w:id="12" w:author="Захар Шлыков" w:date="2022-07-12T08:23:00Z"/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lastRenderedPageBreak/>
        <w:t xml:space="preserve">Попробуем пострелять пулями и пособирать коробки с запасами. Количество объектов меняется и все </w:t>
      </w:r>
      <w:proofErr w:type="spellStart"/>
      <w:r>
        <w:rPr>
          <w:rFonts w:ascii="Consolas" w:hAnsi="Consolas"/>
          <w:bCs/>
          <w:sz w:val="32"/>
          <w:szCs w:val="32"/>
        </w:rPr>
        <w:t>отрисовывается</w:t>
      </w:r>
      <w:proofErr w:type="spellEnd"/>
      <w:r>
        <w:rPr>
          <w:rFonts w:ascii="Consolas" w:hAnsi="Consolas"/>
          <w:bCs/>
          <w:sz w:val="32"/>
          <w:szCs w:val="32"/>
        </w:rPr>
        <w:t>.</w:t>
      </w:r>
    </w:p>
    <w:p w14:paraId="1C61A3C5" w14:textId="77777777" w:rsidR="00B42A4C" w:rsidRPr="00EA7261" w:rsidDel="00505CAA" w:rsidRDefault="00B42A4C" w:rsidP="00B42A4C">
      <w:pPr>
        <w:rPr>
          <w:del w:id="13" w:author="Захар Шлыков" w:date="2022-07-12T08:23:00Z"/>
          <w:rFonts w:ascii="Consolas" w:hAnsi="Consolas"/>
          <w:bCs/>
          <w:sz w:val="32"/>
          <w:szCs w:val="32"/>
        </w:rPr>
      </w:pPr>
    </w:p>
    <w:p w14:paraId="72808318" w14:textId="77777777" w:rsidR="00B42A4C" w:rsidRPr="00B42A4C" w:rsidRDefault="00B42A4C" w:rsidP="00B42A4C">
      <w:pPr>
        <w:rPr>
          <w:sz w:val="52"/>
          <w:szCs w:val="52"/>
        </w:rPr>
      </w:pPr>
    </w:p>
    <w:p w14:paraId="62644324" w14:textId="77777777" w:rsidR="001F1936" w:rsidRDefault="001F1936" w:rsidP="001F1936">
      <w:pPr>
        <w:jc w:val="center"/>
        <w:rPr>
          <w:rFonts w:ascii="Consolas" w:hAnsi="Consolas"/>
          <w:b/>
          <w:sz w:val="32"/>
          <w:szCs w:val="32"/>
        </w:rPr>
      </w:pPr>
      <w:r w:rsidRPr="00EA7261">
        <w:rPr>
          <w:rFonts w:ascii="Consolas" w:hAnsi="Consolas"/>
          <w:b/>
          <w:sz w:val="32"/>
          <w:szCs w:val="32"/>
        </w:rPr>
        <w:t>Создание дисплея здоровья</w:t>
      </w:r>
    </w:p>
    <w:p w14:paraId="3B7094A5" w14:textId="77777777" w:rsidR="001F1936" w:rsidRDefault="001F1936" w:rsidP="001F1936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Мы нигде не показываем количество здоровья нашего героя. Было бы неплохо сделать это не просто в виде цифр, а сделать так, чтобы это была некоторая </w:t>
      </w:r>
      <w:proofErr w:type="gramStart"/>
      <w:r>
        <w:rPr>
          <w:rFonts w:ascii="Consolas" w:hAnsi="Consolas"/>
          <w:bCs/>
          <w:sz w:val="32"/>
          <w:szCs w:val="32"/>
        </w:rPr>
        <w:t>полоска</w:t>
      </w:r>
      <w:proofErr w:type="gramEnd"/>
      <w:r>
        <w:rPr>
          <w:rFonts w:ascii="Consolas" w:hAnsi="Consolas"/>
          <w:bCs/>
          <w:sz w:val="32"/>
          <w:szCs w:val="32"/>
        </w:rPr>
        <w:t xml:space="preserve"> где отображается количество. </w:t>
      </w:r>
    </w:p>
    <w:p w14:paraId="69034C3D" w14:textId="77777777" w:rsidR="001F1936" w:rsidRDefault="001F1936" w:rsidP="001F1936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Создать его не составляет труда, </w:t>
      </w:r>
      <w:proofErr w:type="gramStart"/>
      <w:r>
        <w:rPr>
          <w:rFonts w:ascii="Consolas" w:hAnsi="Consolas"/>
          <w:bCs/>
          <w:sz w:val="32"/>
          <w:szCs w:val="32"/>
        </w:rPr>
        <w:t>по сути</w:t>
      </w:r>
      <w:proofErr w:type="gramEnd"/>
      <w:r>
        <w:rPr>
          <w:rFonts w:ascii="Consolas" w:hAnsi="Consolas"/>
          <w:bCs/>
          <w:sz w:val="32"/>
          <w:szCs w:val="32"/>
        </w:rPr>
        <w:t xml:space="preserve"> это просто 2 прямоугольника наложенных друг на друга.</w:t>
      </w:r>
    </w:p>
    <w:p w14:paraId="3E90B93F" w14:textId="77777777" w:rsidR="001F1936" w:rsidRDefault="001F1936" w:rsidP="001F1936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Так же как и ранее мы реализовывали наши </w:t>
      </w:r>
      <w:proofErr w:type="gramStart"/>
      <w:r>
        <w:rPr>
          <w:rFonts w:ascii="Consolas" w:hAnsi="Consolas"/>
          <w:bCs/>
          <w:sz w:val="32"/>
          <w:szCs w:val="32"/>
        </w:rPr>
        <w:t>идеи ,</w:t>
      </w:r>
      <w:proofErr w:type="gramEnd"/>
      <w:r>
        <w:rPr>
          <w:rFonts w:ascii="Consolas" w:hAnsi="Consolas"/>
          <w:bCs/>
          <w:sz w:val="32"/>
          <w:szCs w:val="32"/>
        </w:rPr>
        <w:t xml:space="preserve"> здесь мы снова создадим класс.</w:t>
      </w:r>
    </w:p>
    <w:p w14:paraId="68490E9A" w14:textId="2BBC6EE9" w:rsidR="001F1936" w:rsidRDefault="001F1936" w:rsidP="001F1936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Перейдем к классу </w:t>
      </w:r>
      <w:proofErr w:type="spellStart"/>
      <w:r>
        <w:rPr>
          <w:rFonts w:ascii="Consolas" w:hAnsi="Consolas"/>
          <w:bCs/>
          <w:sz w:val="32"/>
          <w:szCs w:val="32"/>
          <w:lang w:val="en-US"/>
        </w:rPr>
        <w:t>ItemBox</w:t>
      </w:r>
      <w:proofErr w:type="spellEnd"/>
      <w:r w:rsidRPr="001F1936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 xml:space="preserve">и сразу под ним создадим новый класс </w:t>
      </w:r>
      <w:proofErr w:type="spellStart"/>
      <w:r>
        <w:rPr>
          <w:rFonts w:ascii="Consolas" w:hAnsi="Consolas"/>
          <w:bCs/>
          <w:sz w:val="32"/>
          <w:szCs w:val="32"/>
          <w:lang w:val="en-US"/>
        </w:rPr>
        <w:t>HealthBar</w:t>
      </w:r>
      <w:proofErr w:type="spellEnd"/>
      <w:r w:rsidRPr="001F1936">
        <w:rPr>
          <w:rFonts w:ascii="Consolas" w:hAnsi="Consolas"/>
          <w:bCs/>
          <w:sz w:val="32"/>
          <w:szCs w:val="32"/>
        </w:rPr>
        <w:t>.</w:t>
      </w:r>
    </w:p>
    <w:p w14:paraId="76F799D0" w14:textId="2BB65C14" w:rsidR="001F1936" w:rsidRDefault="001F1936" w:rsidP="001F1936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Нам не нужно чтобы это был класс </w:t>
      </w:r>
      <w:r>
        <w:rPr>
          <w:rFonts w:ascii="Consolas" w:hAnsi="Consolas"/>
          <w:bCs/>
          <w:sz w:val="32"/>
          <w:szCs w:val="32"/>
          <w:lang w:val="en-US"/>
        </w:rPr>
        <w:t>sprite</w:t>
      </w:r>
      <w:r w:rsidRPr="001F1936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>поэтому мы не будем это указывать</w:t>
      </w:r>
      <w:r w:rsidRPr="001F1936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>в круглых скобках.</w:t>
      </w:r>
    </w:p>
    <w:p w14:paraId="0DF73B98" w14:textId="6AE1E3B4" w:rsidR="001F1936" w:rsidRPr="001F1936" w:rsidRDefault="001F1936" w:rsidP="001F1936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Укажем параметры </w:t>
      </w:r>
      <w:proofErr w:type="gramStart"/>
      <w:r>
        <w:rPr>
          <w:rFonts w:ascii="Consolas" w:hAnsi="Consolas"/>
          <w:bCs/>
          <w:sz w:val="32"/>
          <w:szCs w:val="32"/>
          <w:lang w:val="en-US"/>
        </w:rPr>
        <w:t>x</w:t>
      </w:r>
      <w:r w:rsidRPr="001F1936">
        <w:rPr>
          <w:rFonts w:ascii="Consolas" w:hAnsi="Consolas"/>
          <w:bCs/>
          <w:sz w:val="32"/>
          <w:szCs w:val="32"/>
        </w:rPr>
        <w:t>,</w:t>
      </w:r>
      <w:r>
        <w:rPr>
          <w:rFonts w:ascii="Consolas" w:hAnsi="Consolas"/>
          <w:bCs/>
          <w:sz w:val="32"/>
          <w:szCs w:val="32"/>
          <w:lang w:val="en-US"/>
        </w:rPr>
        <w:t>y</w:t>
      </w:r>
      <w:proofErr w:type="gramEnd"/>
      <w:r w:rsidRPr="001F1936">
        <w:rPr>
          <w:rFonts w:ascii="Consolas" w:hAnsi="Consolas"/>
          <w:bCs/>
          <w:sz w:val="32"/>
          <w:szCs w:val="32"/>
        </w:rPr>
        <w:t>,</w:t>
      </w:r>
      <w:r>
        <w:rPr>
          <w:rFonts w:ascii="Consolas" w:hAnsi="Consolas"/>
          <w:bCs/>
          <w:sz w:val="32"/>
          <w:szCs w:val="32"/>
          <w:lang w:val="en-US"/>
        </w:rPr>
        <w:t>health</w:t>
      </w:r>
      <w:r w:rsidRPr="001F1936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 xml:space="preserve">и </w:t>
      </w:r>
      <w:r>
        <w:rPr>
          <w:rFonts w:ascii="Consolas" w:hAnsi="Consolas"/>
          <w:bCs/>
          <w:sz w:val="32"/>
          <w:szCs w:val="32"/>
          <w:lang w:val="en-US"/>
        </w:rPr>
        <w:t>max</w:t>
      </w:r>
      <w:r w:rsidRPr="001F1936">
        <w:rPr>
          <w:rFonts w:ascii="Consolas" w:hAnsi="Consolas"/>
          <w:bCs/>
          <w:sz w:val="32"/>
          <w:szCs w:val="32"/>
        </w:rPr>
        <w:t>_</w:t>
      </w:r>
      <w:r>
        <w:rPr>
          <w:rFonts w:ascii="Consolas" w:hAnsi="Consolas"/>
          <w:bCs/>
          <w:sz w:val="32"/>
          <w:szCs w:val="32"/>
          <w:lang w:val="en-US"/>
        </w:rPr>
        <w:t>health</w:t>
      </w:r>
      <w:r w:rsidRPr="001F1936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>для правильного соотношения размеров прямоугольников</w:t>
      </w:r>
    </w:p>
    <w:p w14:paraId="2E2160F5" w14:textId="3A66C233" w:rsidR="001F1936" w:rsidRDefault="001F1936" w:rsidP="001F1936">
      <w:pPr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FD8CDA7" wp14:editId="62FC4E99">
            <wp:extent cx="5940425" cy="25787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E39D" w14:textId="021D3DD1" w:rsidR="001517F8" w:rsidRDefault="001517F8" w:rsidP="001F1936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Теперь создадим метод для рисования</w:t>
      </w:r>
    </w:p>
    <w:p w14:paraId="36D919CC" w14:textId="2C5C6757" w:rsidR="001517F8" w:rsidRDefault="00081158" w:rsidP="001F1936">
      <w:pPr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64C675A" wp14:editId="192B4756">
            <wp:extent cx="5940425" cy="28073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37D0" w14:textId="42499BD1" w:rsidR="00081158" w:rsidRDefault="00081158" w:rsidP="001F1936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В нем мы будем переопределять текущее здоровье и рисовать прямоугольник</w:t>
      </w:r>
    </w:p>
    <w:p w14:paraId="1CEB7778" w14:textId="55519F22" w:rsidR="00081158" w:rsidRDefault="00081158" w:rsidP="001F1936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Теперь нам нужно создать экземпляр класса </w:t>
      </w:r>
      <w:proofErr w:type="spellStart"/>
      <w:r>
        <w:rPr>
          <w:rFonts w:ascii="Consolas" w:hAnsi="Consolas"/>
          <w:bCs/>
          <w:sz w:val="32"/>
          <w:szCs w:val="32"/>
          <w:lang w:val="en-US"/>
        </w:rPr>
        <w:t>HealthBar</w:t>
      </w:r>
      <w:proofErr w:type="spellEnd"/>
      <w:r w:rsidRPr="00081158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 xml:space="preserve">и вызвать метод </w:t>
      </w:r>
      <w:r>
        <w:rPr>
          <w:rFonts w:ascii="Consolas" w:hAnsi="Consolas"/>
          <w:bCs/>
          <w:sz w:val="32"/>
          <w:szCs w:val="32"/>
          <w:lang w:val="en-US"/>
        </w:rPr>
        <w:t>draw</w:t>
      </w:r>
      <w:r w:rsidRPr="00081158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>чтобы прямоугольник появился на экране</w:t>
      </w:r>
      <w:r w:rsidRPr="00081158">
        <w:rPr>
          <w:rFonts w:ascii="Consolas" w:hAnsi="Consolas"/>
          <w:bCs/>
          <w:sz w:val="32"/>
          <w:szCs w:val="32"/>
        </w:rPr>
        <w:t>.</w:t>
      </w:r>
    </w:p>
    <w:p w14:paraId="3752BC03" w14:textId="07482727" w:rsidR="00081158" w:rsidRPr="00533C4F" w:rsidRDefault="00081158" w:rsidP="001F1936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Перейдем к тому месту, где мы создаем игрока, сразу под ним мы можем создать </w:t>
      </w:r>
      <w:r w:rsidR="00533C4F">
        <w:rPr>
          <w:rFonts w:ascii="Consolas" w:hAnsi="Consolas"/>
          <w:bCs/>
          <w:sz w:val="32"/>
          <w:szCs w:val="32"/>
        </w:rPr>
        <w:t xml:space="preserve">экземпляр </w:t>
      </w:r>
      <w:proofErr w:type="spellStart"/>
      <w:r w:rsidR="00533C4F">
        <w:rPr>
          <w:rFonts w:ascii="Consolas" w:hAnsi="Consolas"/>
          <w:bCs/>
          <w:sz w:val="32"/>
          <w:szCs w:val="32"/>
          <w:lang w:val="en-US"/>
        </w:rPr>
        <w:t>HealthBar</w:t>
      </w:r>
      <w:proofErr w:type="spellEnd"/>
    </w:p>
    <w:p w14:paraId="077FB7F2" w14:textId="7612C2D1" w:rsidR="00081158" w:rsidRDefault="00081158" w:rsidP="001F1936">
      <w:pPr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A541B0C" wp14:editId="25C84E04">
            <wp:extent cx="5940425" cy="240982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C499" w14:textId="626449E4" w:rsidR="00533C4F" w:rsidRDefault="00533C4F" w:rsidP="001F1936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Нам не нужно добавлять его в группу, так как у нас одна полоска здоровья.</w:t>
      </w:r>
    </w:p>
    <w:p w14:paraId="3C73A4B8" w14:textId="33020335" w:rsidR="00533C4F" w:rsidRDefault="00533C4F" w:rsidP="001F1936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Если бы мы создали </w:t>
      </w:r>
      <w:proofErr w:type="gramStart"/>
      <w:r>
        <w:rPr>
          <w:rFonts w:ascii="Consolas" w:hAnsi="Consolas"/>
          <w:bCs/>
          <w:sz w:val="32"/>
          <w:szCs w:val="32"/>
        </w:rPr>
        <w:t>игру ,</w:t>
      </w:r>
      <w:proofErr w:type="gramEnd"/>
      <w:r>
        <w:rPr>
          <w:rFonts w:ascii="Consolas" w:hAnsi="Consolas"/>
          <w:bCs/>
          <w:sz w:val="32"/>
          <w:szCs w:val="32"/>
        </w:rPr>
        <w:t xml:space="preserve"> в которой у каждого героя была бы своя полоса здоровья отображаемая над головой, тогда нам пришлось бы создавать группу, или </w:t>
      </w:r>
      <w:r>
        <w:rPr>
          <w:rFonts w:ascii="Consolas" w:hAnsi="Consolas"/>
          <w:bCs/>
          <w:sz w:val="32"/>
          <w:szCs w:val="32"/>
        </w:rPr>
        <w:lastRenderedPageBreak/>
        <w:t>возможно создавать полосу здоровья как часть класса игрока или класса солдата.</w:t>
      </w:r>
    </w:p>
    <w:p w14:paraId="6F41C684" w14:textId="4969B3FB" w:rsidR="00533C4F" w:rsidRDefault="00533C4F" w:rsidP="001F1936">
      <w:pPr>
        <w:rPr>
          <w:rFonts w:ascii="Consolas" w:hAnsi="Consolas"/>
          <w:bCs/>
          <w:sz w:val="32"/>
          <w:szCs w:val="32"/>
        </w:rPr>
      </w:pPr>
    </w:p>
    <w:p w14:paraId="772A921A" w14:textId="4B6ADB0B" w:rsidR="00533C4F" w:rsidRPr="00533C4F" w:rsidRDefault="00533C4F" w:rsidP="001F1936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Перейдем к тому месту, где мы рисуем патроны и гранаты нашего игрока</w:t>
      </w:r>
      <w:r w:rsidRPr="00533C4F">
        <w:rPr>
          <w:rFonts w:ascii="Consolas" w:hAnsi="Consolas"/>
          <w:bCs/>
          <w:sz w:val="32"/>
          <w:szCs w:val="32"/>
        </w:rPr>
        <w:t xml:space="preserve"> </w:t>
      </w:r>
      <w:proofErr w:type="gramStart"/>
      <w:r w:rsidRPr="00533C4F">
        <w:rPr>
          <w:rFonts w:ascii="Consolas" w:hAnsi="Consolas"/>
          <w:bCs/>
          <w:sz w:val="32"/>
          <w:szCs w:val="32"/>
        </w:rPr>
        <w:t xml:space="preserve">( </w:t>
      </w:r>
      <w:r>
        <w:rPr>
          <w:rFonts w:ascii="Consolas" w:hAnsi="Consolas"/>
          <w:bCs/>
          <w:sz w:val="32"/>
          <w:szCs w:val="32"/>
        </w:rPr>
        <w:t>в</w:t>
      </w:r>
      <w:proofErr w:type="gramEnd"/>
      <w:r>
        <w:rPr>
          <w:rFonts w:ascii="Consolas" w:hAnsi="Consolas"/>
          <w:bCs/>
          <w:sz w:val="32"/>
          <w:szCs w:val="32"/>
        </w:rPr>
        <w:t xml:space="preserve"> начале цикла). Добавим туда вызов метода </w:t>
      </w:r>
      <w:r>
        <w:rPr>
          <w:rFonts w:ascii="Consolas" w:hAnsi="Consolas"/>
          <w:bCs/>
          <w:sz w:val="32"/>
          <w:szCs w:val="32"/>
          <w:lang w:val="en-US"/>
        </w:rPr>
        <w:t xml:space="preserve">draw </w:t>
      </w:r>
      <w:r>
        <w:rPr>
          <w:rFonts w:ascii="Consolas" w:hAnsi="Consolas"/>
          <w:bCs/>
          <w:sz w:val="32"/>
          <w:szCs w:val="32"/>
        </w:rPr>
        <w:t>для экземпляра класса</w:t>
      </w:r>
    </w:p>
    <w:p w14:paraId="2F7DB664" w14:textId="7E0316FC" w:rsidR="00533C4F" w:rsidRDefault="00533C4F" w:rsidP="001F1936">
      <w:pPr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24A6948" wp14:editId="1E21D8DF">
            <wp:extent cx="5940425" cy="267462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CDF6" w14:textId="36AD00FE" w:rsidR="00ED3567" w:rsidRDefault="00ED3567" w:rsidP="001F1936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Запусти игру</w:t>
      </w:r>
    </w:p>
    <w:p w14:paraId="260BEA0A" w14:textId="655A4B78" w:rsidR="00ED3567" w:rsidRDefault="00ED3567" w:rsidP="001F1936">
      <w:pPr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62655618" wp14:editId="1EF2D822">
            <wp:extent cx="4118776" cy="350855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3540" cy="351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207F" w14:textId="5FF8E994" w:rsidR="00ED3567" w:rsidRDefault="00ED3567" w:rsidP="001F1936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lastRenderedPageBreak/>
        <w:t>Обычно такая красная полоса обозначает, что у героя закончилось здоровье и игрок должен быть мертв в этот момент.</w:t>
      </w:r>
    </w:p>
    <w:p w14:paraId="6B25B059" w14:textId="256FFCC6" w:rsidR="00ED3567" w:rsidRDefault="00ED3567" w:rsidP="001F1936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Мы хотим сделать так, чтобы красная полоса всегда была на месте и поверх нее нарисовать зеленую полосу, которая по мере уменьшения здоровья будет уменьшаться и покажет красную под ней.</w:t>
      </w:r>
    </w:p>
    <w:p w14:paraId="5440F239" w14:textId="487731AE" w:rsidR="00C1050F" w:rsidRPr="00C1050F" w:rsidRDefault="00C1050F" w:rsidP="001F1936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Перейдем к началу кода и добавим переменную для определения зеленого цвета</w:t>
      </w:r>
    </w:p>
    <w:p w14:paraId="6E37FB3E" w14:textId="22035741" w:rsidR="001F1936" w:rsidRDefault="00C1050F" w:rsidP="001F1936">
      <w:pPr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4F6283D8" wp14:editId="7C60F145">
            <wp:extent cx="3625795" cy="199526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1270" cy="199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0CFC" w14:textId="43A1E329" w:rsidR="00C1050F" w:rsidRDefault="00C1050F" w:rsidP="001F1936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Перейдем к классу </w:t>
      </w:r>
      <w:r>
        <w:rPr>
          <w:rFonts w:ascii="Consolas" w:hAnsi="Consolas"/>
          <w:bCs/>
          <w:sz w:val="32"/>
          <w:szCs w:val="32"/>
          <w:lang w:val="en-US"/>
        </w:rPr>
        <w:t>Health</w:t>
      </w:r>
      <w:r w:rsidRPr="00507193">
        <w:rPr>
          <w:rFonts w:ascii="Consolas" w:hAnsi="Consolas"/>
          <w:bCs/>
          <w:sz w:val="32"/>
          <w:szCs w:val="32"/>
        </w:rPr>
        <w:t>_</w:t>
      </w:r>
      <w:r>
        <w:rPr>
          <w:rFonts w:ascii="Consolas" w:hAnsi="Consolas"/>
          <w:bCs/>
          <w:sz w:val="32"/>
          <w:szCs w:val="32"/>
          <w:lang w:val="en-US"/>
        </w:rPr>
        <w:t>bar</w:t>
      </w:r>
      <w:r w:rsidRPr="00C1050F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 xml:space="preserve">и его методу </w:t>
      </w:r>
      <w:r>
        <w:rPr>
          <w:rFonts w:ascii="Consolas" w:hAnsi="Consolas"/>
          <w:bCs/>
          <w:sz w:val="32"/>
          <w:szCs w:val="32"/>
          <w:lang w:val="en-US"/>
        </w:rPr>
        <w:t>draw</w:t>
      </w:r>
      <w:r>
        <w:rPr>
          <w:rFonts w:ascii="Consolas" w:hAnsi="Consolas"/>
          <w:bCs/>
          <w:sz w:val="32"/>
          <w:szCs w:val="32"/>
        </w:rPr>
        <w:t>, где мы рисуем красны прямоугольник</w:t>
      </w:r>
      <w:r w:rsidRPr="00507193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>и добавим рисование зеленой полосы. Порядок, в котором мы рисуем предметы важен, так как от этого зависит кто будет нарисован друг на друге.</w:t>
      </w:r>
    </w:p>
    <w:p w14:paraId="3D8F53E2" w14:textId="66E40C25" w:rsidR="00FE452C" w:rsidRDefault="00FE452C" w:rsidP="001F1936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Создадим переменную </w:t>
      </w:r>
      <w:r>
        <w:rPr>
          <w:rFonts w:ascii="Consolas" w:hAnsi="Consolas"/>
          <w:bCs/>
          <w:sz w:val="32"/>
          <w:szCs w:val="32"/>
          <w:lang w:val="en-US"/>
        </w:rPr>
        <w:t>ratio</w:t>
      </w:r>
      <w:r w:rsidRPr="00FE452C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 xml:space="preserve">– соотношение. Именно соотношение текущего здоровья к максимальному будет определять сколько жизней от 100% остается у нашего героя. Это поможет нам грамотно </w:t>
      </w:r>
      <w:proofErr w:type="spellStart"/>
      <w:r>
        <w:rPr>
          <w:rFonts w:ascii="Consolas" w:hAnsi="Consolas"/>
          <w:bCs/>
          <w:sz w:val="32"/>
          <w:szCs w:val="32"/>
        </w:rPr>
        <w:t>отрисовывать</w:t>
      </w:r>
      <w:proofErr w:type="spellEnd"/>
      <w:r>
        <w:rPr>
          <w:rFonts w:ascii="Consolas" w:hAnsi="Consolas"/>
          <w:bCs/>
          <w:sz w:val="32"/>
          <w:szCs w:val="32"/>
        </w:rPr>
        <w:t xml:space="preserve"> зеленый прямоугольник</w:t>
      </w:r>
    </w:p>
    <w:p w14:paraId="34B31105" w14:textId="6AC86666" w:rsidR="00FE452C" w:rsidRPr="00FE452C" w:rsidRDefault="00FE452C" w:rsidP="001F1936">
      <w:pPr>
        <w:rPr>
          <w:rFonts w:ascii="Consolas" w:hAnsi="Consolas"/>
          <w:bCs/>
          <w:sz w:val="32"/>
          <w:szCs w:val="32"/>
        </w:rPr>
      </w:pPr>
    </w:p>
    <w:p w14:paraId="3E7C3DE2" w14:textId="45D48952" w:rsidR="00C1050F" w:rsidRDefault="00FE452C" w:rsidP="001F1936">
      <w:pPr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5001AA7" wp14:editId="5C558317">
            <wp:extent cx="6356498" cy="2218414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4805"/>
                    <a:stretch/>
                  </pic:blipFill>
                  <pic:spPr bwMode="auto">
                    <a:xfrm>
                      <a:off x="0" y="0"/>
                      <a:ext cx="6378768" cy="2226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A4E02A" w14:textId="3DD277C2" w:rsidR="004F4BE6" w:rsidRPr="004F4BE6" w:rsidRDefault="004F4BE6" w:rsidP="001F1936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Запускаем и бросаем гранату</w:t>
      </w:r>
    </w:p>
    <w:p w14:paraId="7C150795" w14:textId="4E4926F1" w:rsidR="00017C14" w:rsidRDefault="004F4BE6" w:rsidP="00982CBD">
      <w:pPr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0AC55D24" wp14:editId="745EFE47">
            <wp:extent cx="3164620" cy="2696439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1976" cy="270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C0BE" w14:textId="0928AAC3" w:rsidR="004F4BE6" w:rsidRPr="004F4BE6" w:rsidRDefault="004F4BE6" w:rsidP="00982CBD">
      <w:pPr>
        <w:rPr>
          <w:rFonts w:ascii="Consolas" w:hAnsi="Consolas"/>
          <w:bCs/>
          <w:sz w:val="32"/>
          <w:szCs w:val="32"/>
          <w:lang w:val="en-US"/>
        </w:rPr>
      </w:pPr>
      <w:r>
        <w:rPr>
          <w:rFonts w:ascii="Consolas" w:hAnsi="Consolas"/>
          <w:bCs/>
          <w:sz w:val="32"/>
          <w:szCs w:val="32"/>
        </w:rPr>
        <w:t xml:space="preserve">Затем подбираем лечащий </w:t>
      </w:r>
      <w:r>
        <w:rPr>
          <w:rFonts w:ascii="Consolas" w:hAnsi="Consolas"/>
          <w:bCs/>
          <w:sz w:val="32"/>
          <w:szCs w:val="32"/>
          <w:lang w:val="en-US"/>
        </w:rPr>
        <w:t>box</w:t>
      </w:r>
    </w:p>
    <w:p w14:paraId="67EDF574" w14:textId="58A527F1" w:rsidR="004F4BE6" w:rsidRDefault="004F4BE6" w:rsidP="00982CBD">
      <w:pPr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38F39DCF" wp14:editId="7EDEB6E5">
            <wp:extent cx="3347500" cy="2874449"/>
            <wp:effectExtent l="0" t="0" r="571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0455" cy="287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2C21" w14:textId="41AFA0CC" w:rsidR="004F4BE6" w:rsidRDefault="004F4BE6" w:rsidP="00982CBD">
      <w:pPr>
        <w:rPr>
          <w:rFonts w:ascii="Consolas" w:hAnsi="Consolas"/>
          <w:bCs/>
          <w:sz w:val="32"/>
          <w:szCs w:val="32"/>
          <w:lang w:val="en-US"/>
        </w:rPr>
      </w:pPr>
      <w:r>
        <w:rPr>
          <w:rFonts w:ascii="Consolas" w:hAnsi="Consolas"/>
          <w:bCs/>
          <w:sz w:val="32"/>
          <w:szCs w:val="32"/>
        </w:rPr>
        <w:lastRenderedPageBreak/>
        <w:t xml:space="preserve">Отлично, теперь было бы неплохо сделать рамку вокруг </w:t>
      </w:r>
      <w:r>
        <w:rPr>
          <w:rFonts w:ascii="Consolas" w:hAnsi="Consolas"/>
          <w:bCs/>
          <w:sz w:val="32"/>
          <w:szCs w:val="32"/>
          <w:lang w:val="en-US"/>
        </w:rPr>
        <w:t>health</w:t>
      </w:r>
      <w:r w:rsidRPr="004F4BE6">
        <w:rPr>
          <w:rFonts w:ascii="Consolas" w:hAnsi="Consolas"/>
          <w:bCs/>
          <w:sz w:val="32"/>
          <w:szCs w:val="32"/>
        </w:rPr>
        <w:t>_</w:t>
      </w:r>
      <w:r>
        <w:rPr>
          <w:rFonts w:ascii="Consolas" w:hAnsi="Consolas"/>
          <w:bCs/>
          <w:sz w:val="32"/>
          <w:szCs w:val="32"/>
          <w:lang w:val="en-US"/>
        </w:rPr>
        <w:t>bar</w:t>
      </w:r>
      <w:r>
        <w:rPr>
          <w:rFonts w:ascii="Consolas" w:hAnsi="Consolas"/>
          <w:bCs/>
          <w:sz w:val="32"/>
          <w:szCs w:val="32"/>
        </w:rPr>
        <w:t>. Так будет выглядеть лучше</w:t>
      </w:r>
      <w:r w:rsidR="000804AF">
        <w:rPr>
          <w:rFonts w:ascii="Consolas" w:hAnsi="Consolas"/>
          <w:bCs/>
          <w:sz w:val="32"/>
          <w:szCs w:val="32"/>
          <w:lang w:val="en-US"/>
        </w:rPr>
        <w:t>.</w:t>
      </w:r>
    </w:p>
    <w:p w14:paraId="09B88210" w14:textId="2BE67255" w:rsidR="000804AF" w:rsidRPr="000804AF" w:rsidRDefault="000804AF" w:rsidP="00982CBD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Определим черный цвет</w:t>
      </w:r>
    </w:p>
    <w:p w14:paraId="2E88DEED" w14:textId="34E73E7E" w:rsidR="004F4BE6" w:rsidRDefault="004F4BE6" w:rsidP="00982CBD">
      <w:pPr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66A4DBD" wp14:editId="60D9F607">
            <wp:extent cx="4055166" cy="2443996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9063" cy="244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3028" w14:textId="37385623" w:rsidR="000804AF" w:rsidRPr="000804AF" w:rsidRDefault="000804AF" w:rsidP="00982CBD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Перейдем в метод рисования в классе </w:t>
      </w:r>
      <w:r>
        <w:rPr>
          <w:rFonts w:ascii="Consolas" w:hAnsi="Consolas"/>
          <w:bCs/>
          <w:sz w:val="32"/>
          <w:szCs w:val="32"/>
          <w:lang w:val="en-US"/>
        </w:rPr>
        <w:t>Health</w:t>
      </w:r>
      <w:r w:rsidRPr="000804AF">
        <w:rPr>
          <w:rFonts w:ascii="Consolas" w:hAnsi="Consolas"/>
          <w:bCs/>
          <w:sz w:val="32"/>
          <w:szCs w:val="32"/>
        </w:rPr>
        <w:t>_</w:t>
      </w:r>
      <w:r>
        <w:rPr>
          <w:rFonts w:ascii="Consolas" w:hAnsi="Consolas"/>
          <w:bCs/>
          <w:sz w:val="32"/>
          <w:szCs w:val="32"/>
          <w:lang w:val="en-US"/>
        </w:rPr>
        <w:t>bar</w:t>
      </w:r>
      <w:r w:rsidRPr="000804AF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 xml:space="preserve">и добавим рисовать черный прямоугольник на заднем плане относительно остальных. Добавим смещение по координате </w:t>
      </w:r>
      <w:r>
        <w:rPr>
          <w:rFonts w:ascii="Consolas" w:hAnsi="Consolas"/>
          <w:bCs/>
          <w:sz w:val="32"/>
          <w:szCs w:val="32"/>
          <w:lang w:val="en-US"/>
        </w:rPr>
        <w:t>x</w:t>
      </w:r>
      <w:r w:rsidRPr="000804AF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 xml:space="preserve">и </w:t>
      </w:r>
      <w:proofErr w:type="gramStart"/>
      <w:r>
        <w:rPr>
          <w:rFonts w:ascii="Consolas" w:hAnsi="Consolas"/>
          <w:bCs/>
          <w:sz w:val="32"/>
          <w:szCs w:val="32"/>
          <w:lang w:val="en-US"/>
        </w:rPr>
        <w:t>y</w:t>
      </w:r>
      <w:r w:rsidRPr="000804AF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>,</w:t>
      </w:r>
      <w:proofErr w:type="gramEnd"/>
      <w:r>
        <w:rPr>
          <w:rFonts w:ascii="Consolas" w:hAnsi="Consolas"/>
          <w:bCs/>
          <w:sz w:val="32"/>
          <w:szCs w:val="32"/>
        </w:rPr>
        <w:t xml:space="preserve"> чтобы сместить начало рисования прямоугольника вверх влево на 2 </w:t>
      </w:r>
      <w:proofErr w:type="spellStart"/>
      <w:r w:rsidR="00B42A4C">
        <w:rPr>
          <w:rFonts w:ascii="Consolas" w:hAnsi="Consolas"/>
          <w:bCs/>
          <w:sz w:val="32"/>
          <w:szCs w:val="32"/>
        </w:rPr>
        <w:t>писеля</w:t>
      </w:r>
      <w:proofErr w:type="spellEnd"/>
    </w:p>
    <w:p w14:paraId="65A3BD9A" w14:textId="074D3F08" w:rsidR="000804AF" w:rsidRDefault="000804AF" w:rsidP="00982CBD">
      <w:pPr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274568A" wp14:editId="5A5CCB11">
            <wp:extent cx="6082748" cy="209628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0653" cy="209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BFDE" w14:textId="495180D6" w:rsidR="00B42A4C" w:rsidRDefault="00B42A4C" w:rsidP="00982CBD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Запустим и проверим. Отлично</w:t>
      </w:r>
    </w:p>
    <w:p w14:paraId="5FB8F7B1" w14:textId="586D7683" w:rsidR="00B42A4C" w:rsidRPr="00B42A4C" w:rsidRDefault="00B42A4C" w:rsidP="00982CBD">
      <w:pPr>
        <w:rPr>
          <w:rFonts w:ascii="Consolas" w:hAnsi="Consolas"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A6862CB" wp14:editId="56DA8926">
            <wp:extent cx="4158533" cy="349574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5568" cy="350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A4C" w:rsidRPr="00B42A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Захар Шлыков">
    <w15:presenceInfo w15:providerId="Windows Live" w15:userId="68a13bca59eba1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26"/>
    <w:rsid w:val="0000181E"/>
    <w:rsid w:val="000118CB"/>
    <w:rsid w:val="00017C14"/>
    <w:rsid w:val="00022D79"/>
    <w:rsid w:val="00037CED"/>
    <w:rsid w:val="00072BB8"/>
    <w:rsid w:val="000804AF"/>
    <w:rsid w:val="00081158"/>
    <w:rsid w:val="00087D8A"/>
    <w:rsid w:val="000915C5"/>
    <w:rsid w:val="000963BB"/>
    <w:rsid w:val="000A1A3C"/>
    <w:rsid w:val="000B7470"/>
    <w:rsid w:val="000D7CDA"/>
    <w:rsid w:val="000E1EED"/>
    <w:rsid w:val="00106A81"/>
    <w:rsid w:val="00106E01"/>
    <w:rsid w:val="00107B0B"/>
    <w:rsid w:val="0012643F"/>
    <w:rsid w:val="001517F8"/>
    <w:rsid w:val="00163F1B"/>
    <w:rsid w:val="001761DA"/>
    <w:rsid w:val="00177712"/>
    <w:rsid w:val="00184F1A"/>
    <w:rsid w:val="00193F62"/>
    <w:rsid w:val="001C70A6"/>
    <w:rsid w:val="001E1B68"/>
    <w:rsid w:val="001E5A5B"/>
    <w:rsid w:val="001F1936"/>
    <w:rsid w:val="001F7DFC"/>
    <w:rsid w:val="00225DDB"/>
    <w:rsid w:val="00241475"/>
    <w:rsid w:val="00245FFE"/>
    <w:rsid w:val="0025418F"/>
    <w:rsid w:val="0026357A"/>
    <w:rsid w:val="00263BD8"/>
    <w:rsid w:val="00273EAE"/>
    <w:rsid w:val="0027435B"/>
    <w:rsid w:val="002779D2"/>
    <w:rsid w:val="0028330D"/>
    <w:rsid w:val="00284E64"/>
    <w:rsid w:val="00294319"/>
    <w:rsid w:val="002A7A01"/>
    <w:rsid w:val="002E5785"/>
    <w:rsid w:val="00306740"/>
    <w:rsid w:val="00331593"/>
    <w:rsid w:val="003372E1"/>
    <w:rsid w:val="00386203"/>
    <w:rsid w:val="003C2DC0"/>
    <w:rsid w:val="003C71A7"/>
    <w:rsid w:val="003D05BA"/>
    <w:rsid w:val="003D38DD"/>
    <w:rsid w:val="003D4C3A"/>
    <w:rsid w:val="003E7C49"/>
    <w:rsid w:val="003F6D6C"/>
    <w:rsid w:val="0047255B"/>
    <w:rsid w:val="00474CC6"/>
    <w:rsid w:val="004768F3"/>
    <w:rsid w:val="00491A8A"/>
    <w:rsid w:val="004A090C"/>
    <w:rsid w:val="004B6CAB"/>
    <w:rsid w:val="004C7D0F"/>
    <w:rsid w:val="004D6AD6"/>
    <w:rsid w:val="004F1508"/>
    <w:rsid w:val="004F4BE6"/>
    <w:rsid w:val="00505CAA"/>
    <w:rsid w:val="00506BB3"/>
    <w:rsid w:val="00507193"/>
    <w:rsid w:val="005328D5"/>
    <w:rsid w:val="00533C4F"/>
    <w:rsid w:val="0054144F"/>
    <w:rsid w:val="00590C35"/>
    <w:rsid w:val="00592D75"/>
    <w:rsid w:val="005968C9"/>
    <w:rsid w:val="005A657D"/>
    <w:rsid w:val="005B2953"/>
    <w:rsid w:val="005D4857"/>
    <w:rsid w:val="005D4CC7"/>
    <w:rsid w:val="005E3D64"/>
    <w:rsid w:val="006021E3"/>
    <w:rsid w:val="00656202"/>
    <w:rsid w:val="00667036"/>
    <w:rsid w:val="00685457"/>
    <w:rsid w:val="00696373"/>
    <w:rsid w:val="006B6B63"/>
    <w:rsid w:val="006E5083"/>
    <w:rsid w:val="006F07BD"/>
    <w:rsid w:val="006F16F1"/>
    <w:rsid w:val="006F3B9E"/>
    <w:rsid w:val="006F6BF5"/>
    <w:rsid w:val="007055E6"/>
    <w:rsid w:val="00706112"/>
    <w:rsid w:val="00710094"/>
    <w:rsid w:val="007163B0"/>
    <w:rsid w:val="00763AE0"/>
    <w:rsid w:val="007645A5"/>
    <w:rsid w:val="00791AB9"/>
    <w:rsid w:val="007A212A"/>
    <w:rsid w:val="00811104"/>
    <w:rsid w:val="00816FB9"/>
    <w:rsid w:val="0081713C"/>
    <w:rsid w:val="008612EF"/>
    <w:rsid w:val="008B5545"/>
    <w:rsid w:val="009059ED"/>
    <w:rsid w:val="00941846"/>
    <w:rsid w:val="00947601"/>
    <w:rsid w:val="00972A77"/>
    <w:rsid w:val="00982CBD"/>
    <w:rsid w:val="009B5EA9"/>
    <w:rsid w:val="009B614C"/>
    <w:rsid w:val="009C289C"/>
    <w:rsid w:val="009D5BD6"/>
    <w:rsid w:val="009E0D4E"/>
    <w:rsid w:val="009F2E44"/>
    <w:rsid w:val="009F5726"/>
    <w:rsid w:val="00A01C65"/>
    <w:rsid w:val="00A542C0"/>
    <w:rsid w:val="00A558B9"/>
    <w:rsid w:val="00A66EE1"/>
    <w:rsid w:val="00A840F9"/>
    <w:rsid w:val="00A96F50"/>
    <w:rsid w:val="00AA676D"/>
    <w:rsid w:val="00AB02F1"/>
    <w:rsid w:val="00AB4B26"/>
    <w:rsid w:val="00AC78D0"/>
    <w:rsid w:val="00AF0DDD"/>
    <w:rsid w:val="00AF0E57"/>
    <w:rsid w:val="00B04718"/>
    <w:rsid w:val="00B07D8A"/>
    <w:rsid w:val="00B07F54"/>
    <w:rsid w:val="00B30850"/>
    <w:rsid w:val="00B36121"/>
    <w:rsid w:val="00B40BC0"/>
    <w:rsid w:val="00B42A4C"/>
    <w:rsid w:val="00B4350F"/>
    <w:rsid w:val="00B75954"/>
    <w:rsid w:val="00BA765C"/>
    <w:rsid w:val="00BB75C7"/>
    <w:rsid w:val="00BD15AB"/>
    <w:rsid w:val="00BD5076"/>
    <w:rsid w:val="00BF4284"/>
    <w:rsid w:val="00BF583F"/>
    <w:rsid w:val="00C00A28"/>
    <w:rsid w:val="00C038B7"/>
    <w:rsid w:val="00C1050F"/>
    <w:rsid w:val="00C37066"/>
    <w:rsid w:val="00C40BE4"/>
    <w:rsid w:val="00C7002F"/>
    <w:rsid w:val="00C712D9"/>
    <w:rsid w:val="00CB14A0"/>
    <w:rsid w:val="00CB5EAA"/>
    <w:rsid w:val="00CD607F"/>
    <w:rsid w:val="00CE2557"/>
    <w:rsid w:val="00CE7D61"/>
    <w:rsid w:val="00CF2D25"/>
    <w:rsid w:val="00D0227C"/>
    <w:rsid w:val="00D114AF"/>
    <w:rsid w:val="00D17362"/>
    <w:rsid w:val="00D17980"/>
    <w:rsid w:val="00D207DC"/>
    <w:rsid w:val="00D54E7F"/>
    <w:rsid w:val="00D6439B"/>
    <w:rsid w:val="00D67CB2"/>
    <w:rsid w:val="00D73447"/>
    <w:rsid w:val="00D74F1D"/>
    <w:rsid w:val="00DA338C"/>
    <w:rsid w:val="00DC0D6F"/>
    <w:rsid w:val="00DC67B3"/>
    <w:rsid w:val="00DD677D"/>
    <w:rsid w:val="00DE2AA6"/>
    <w:rsid w:val="00DE7C55"/>
    <w:rsid w:val="00E11BB1"/>
    <w:rsid w:val="00E21E86"/>
    <w:rsid w:val="00E24627"/>
    <w:rsid w:val="00E34508"/>
    <w:rsid w:val="00E8398A"/>
    <w:rsid w:val="00E8700F"/>
    <w:rsid w:val="00EC1140"/>
    <w:rsid w:val="00ED32D5"/>
    <w:rsid w:val="00ED3567"/>
    <w:rsid w:val="00ED466E"/>
    <w:rsid w:val="00ED52FA"/>
    <w:rsid w:val="00EF4EB5"/>
    <w:rsid w:val="00F228C2"/>
    <w:rsid w:val="00F61C42"/>
    <w:rsid w:val="00F65421"/>
    <w:rsid w:val="00F70EF4"/>
    <w:rsid w:val="00F75806"/>
    <w:rsid w:val="00F94446"/>
    <w:rsid w:val="00FB399B"/>
    <w:rsid w:val="00FD41CC"/>
    <w:rsid w:val="00FD536A"/>
    <w:rsid w:val="00FE452C"/>
    <w:rsid w:val="00FF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5CD47"/>
  <w15:chartTrackingRefBased/>
  <w15:docId w15:val="{4F71B1A6-4400-4360-BD8D-41BD7DF1E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B42A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0B63C-A1B0-415F-B6D5-3E9504D36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11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Шлыков</dc:creator>
  <cp:keywords/>
  <dc:description/>
  <cp:lastModifiedBy>Захар Шлыков</cp:lastModifiedBy>
  <cp:revision>47</cp:revision>
  <dcterms:created xsi:type="dcterms:W3CDTF">2022-06-18T05:15:00Z</dcterms:created>
  <dcterms:modified xsi:type="dcterms:W3CDTF">2022-07-12T05:24:00Z</dcterms:modified>
</cp:coreProperties>
</file>